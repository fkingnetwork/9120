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CB9B" w14:textId="77777777" w:rsidR="00B8121C" w:rsidRDefault="00000000">
      <w:pPr>
        <w:pStyle w:val="Title"/>
        <w:jc w:val="center"/>
      </w:pPr>
      <w:r>
        <w:t>COMP9120 Group Project Report</w:t>
      </w:r>
      <w:r>
        <w:br/>
      </w:r>
      <w:r>
        <w:rPr>
          <w:color w:val="5A5A5A"/>
          <w:sz w:val="34"/>
        </w:rPr>
        <w:t>Real-World Database Prototype</w:t>
      </w:r>
    </w:p>
    <w:p w14:paraId="0CACB4F4" w14:textId="77777777" w:rsidR="00B8121C" w:rsidRDefault="00B8121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8121C" w14:paraId="39B2C9A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8A6BE98" w14:textId="77777777" w:rsidR="00B8121C" w:rsidRDefault="00000000">
            <w:r>
              <w:t>Project title</w:t>
            </w:r>
          </w:p>
        </w:tc>
        <w:tc>
          <w:tcPr>
            <w:tcW w:w="4968" w:type="dxa"/>
          </w:tcPr>
          <w:p w14:paraId="0FEAB1C7" w14:textId="77777777" w:rsidR="00B8121C" w:rsidRDefault="00000000">
            <w:r>
              <w:t>[Enter project title]</w:t>
            </w:r>
          </w:p>
        </w:tc>
      </w:tr>
      <w:tr w:rsidR="00B8121C" w14:paraId="0D5608B7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AEDF105" w14:textId="77777777" w:rsidR="00B8121C" w:rsidRDefault="00000000">
            <w:r>
              <w:t>Group name/number</w:t>
            </w:r>
          </w:p>
        </w:tc>
        <w:tc>
          <w:tcPr>
            <w:tcW w:w="4968" w:type="dxa"/>
          </w:tcPr>
          <w:p w14:paraId="354403E4" w14:textId="77777777" w:rsidR="00B8121C" w:rsidRDefault="00000000">
            <w:r>
              <w:t>[Enter group]</w:t>
            </w:r>
          </w:p>
        </w:tc>
      </w:tr>
      <w:tr w:rsidR="00B8121C" w14:paraId="6DFF1AA3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8990183" w14:textId="77777777" w:rsidR="00B8121C" w:rsidRDefault="00000000">
            <w:r>
              <w:t>Team members</w:t>
            </w:r>
          </w:p>
        </w:tc>
        <w:tc>
          <w:tcPr>
            <w:tcW w:w="4968" w:type="dxa"/>
          </w:tcPr>
          <w:p w14:paraId="60DBDECC" w14:textId="77777777" w:rsidR="00B8121C" w:rsidRDefault="00000000">
            <w:r>
              <w:t>[Names and SIDs]</w:t>
            </w:r>
          </w:p>
        </w:tc>
      </w:tr>
      <w:tr w:rsidR="00B8121C" w14:paraId="701184AE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EADD9F2" w14:textId="77777777" w:rsidR="00B8121C" w:rsidRDefault="00000000">
            <w:r>
              <w:t>Tutorial</w:t>
            </w:r>
          </w:p>
        </w:tc>
        <w:tc>
          <w:tcPr>
            <w:tcW w:w="4968" w:type="dxa"/>
          </w:tcPr>
          <w:p w14:paraId="1E8F0723" w14:textId="368423B8" w:rsidR="00B8121C" w:rsidRDefault="00000000">
            <w:r>
              <w:t>[Enter tutorial</w:t>
            </w:r>
            <w:ins w:id="0" w:author="Mohammad Polash" w:date="2026-09-15T03:11:00Z" w16du:dateUtc="2026-09-14T17:11:00Z">
              <w:r w:rsidR="00CE12E8">
                <w:t>(s)</w:t>
              </w:r>
            </w:ins>
            <w:ins w:id="1" w:author="Mohammad Polash" w:date="2026-09-15T03:12:00Z" w16du:dateUtc="2026-09-14T17:12:00Z">
              <w:r w:rsidR="00F40970">
                <w:t xml:space="preserve"> </w:t>
              </w:r>
            </w:ins>
            <w:ins w:id="2" w:author="Mohammad Polash" w:date="2026-09-15T03:13:00Z" w16du:dateUtc="2026-09-14T17:13:00Z">
              <w:r w:rsidR="00F40970">
                <w:t>id(s)</w:t>
              </w:r>
            </w:ins>
            <w:r>
              <w:t>]</w:t>
            </w:r>
          </w:p>
        </w:tc>
      </w:tr>
      <w:tr w:rsidR="00B8121C" w14:paraId="758B09A6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B1C058A" w14:textId="77777777" w:rsidR="00B8121C" w:rsidRDefault="00000000">
            <w:r>
              <w:t>Submission date</w:t>
            </w:r>
          </w:p>
        </w:tc>
        <w:tc>
          <w:tcPr>
            <w:tcW w:w="4968" w:type="dxa"/>
          </w:tcPr>
          <w:p w14:paraId="2D0D6290" w14:textId="77777777" w:rsidR="00B8121C" w:rsidRDefault="00000000">
            <w:r>
              <w:t>[Enter date]</w:t>
            </w:r>
          </w:p>
        </w:tc>
      </w:tr>
    </w:tbl>
    <w:p w14:paraId="71FE0F40" w14:textId="77777777" w:rsidR="00B8121C" w:rsidRDefault="00B8121C"/>
    <w:p w14:paraId="3A9C0475" w14:textId="77777777" w:rsidR="00B8121C" w:rsidRDefault="00000000">
      <w:r>
        <w:rPr>
          <w:b/>
        </w:rPr>
        <w:t xml:space="preserve">How to use this template. </w:t>
      </w:r>
      <w:r>
        <w:t>The report must be organised explicitly around Marking Criteria #1–#4 below. Keep these numbered section headings so markers can locate evidence efficiently. You may add subsections where useful. Remove instructional placeholder text before submission.</w:t>
      </w:r>
    </w:p>
    <w:p w14:paraId="0E63E03D" w14:textId="77777777" w:rsidR="00B8121C" w:rsidRDefault="00000000">
      <w:r>
        <w:br w:type="page"/>
      </w:r>
    </w:p>
    <w:p w14:paraId="289E2E92" w14:textId="6B4DB74C" w:rsidR="00B8121C" w:rsidRDefault="00000000">
      <w:pPr>
        <w:pStyle w:val="Heading1"/>
      </w:pPr>
      <w:r>
        <w:lastRenderedPageBreak/>
        <w:t>Project Overview</w:t>
      </w:r>
      <w:r w:rsidR="005960FA">
        <w:t xml:space="preserve"> [max 100 words]</w:t>
      </w:r>
    </w:p>
    <w:p w14:paraId="576D6989" w14:textId="77777777" w:rsidR="00B8121C" w:rsidRDefault="00000000">
      <w:r>
        <w:rPr>
          <w:i/>
          <w:color w:val="646464"/>
        </w:rPr>
        <w:t>Provide a concise overview of the real-world problem, proposed database solution, intended users, and what the prototype enables. Keep this section brief; detailed evidence belongs under Criteria #1–#4.</w:t>
      </w:r>
    </w:p>
    <w:p w14:paraId="1B768616" w14:textId="77777777" w:rsidR="00B8121C" w:rsidRDefault="00000000">
      <w:r>
        <w:t>[Write here]</w:t>
      </w:r>
    </w:p>
    <w:p w14:paraId="2D02C140" w14:textId="5F6DDB57" w:rsidR="00B8121C" w:rsidRDefault="00000000">
      <w:pPr>
        <w:pStyle w:val="Heading1"/>
      </w:pPr>
      <w:r>
        <w:t>1. Problem and Requirements (10%)</w:t>
      </w:r>
      <w:r w:rsidR="005960FA">
        <w:t xml:space="preserve"> [max 500 words]</w:t>
      </w:r>
    </w:p>
    <w:p w14:paraId="5DBC841F" w14:textId="77777777" w:rsidR="00B8121C" w:rsidRDefault="00000000">
      <w:r>
        <w:t>Use this section to establish the real-world problem and the requirements that drive your database design.</w:t>
      </w:r>
    </w:p>
    <w:p w14:paraId="24258B3B" w14:textId="77777777" w:rsidR="00B8121C" w:rsidRDefault="00000000">
      <w:pPr>
        <w:pStyle w:val="Heading2"/>
      </w:pPr>
      <w:r>
        <w:t>1.1 Problem and Motivation</w:t>
      </w:r>
    </w:p>
    <w:p w14:paraId="4F5B1479" w14:textId="77777777" w:rsidR="00B8121C" w:rsidRDefault="00000000">
      <w:r>
        <w:rPr>
          <w:i/>
          <w:color w:val="646464"/>
        </w:rPr>
        <w:t>Describe the real-world problem, why it matters, and why a database solution is appropriate.</w:t>
      </w:r>
    </w:p>
    <w:p w14:paraId="742D4F14" w14:textId="77777777" w:rsidR="00B8121C" w:rsidRDefault="00000000">
      <w:r>
        <w:t>[Write here]</w:t>
      </w:r>
    </w:p>
    <w:p w14:paraId="093FAC67" w14:textId="77777777" w:rsidR="00B8121C" w:rsidRDefault="00000000">
      <w:pPr>
        <w:pStyle w:val="Heading2"/>
      </w:pPr>
      <w:r>
        <w:t>1.2 Users and Stakeholders</w:t>
      </w:r>
    </w:p>
    <w:p w14:paraId="6AC5A1E3" w14:textId="77777777" w:rsidR="00B8121C" w:rsidRDefault="00000000">
      <w:r>
        <w:rPr>
          <w:i/>
          <w:color w:val="646464"/>
        </w:rPr>
        <w:t>Identify the intended users/stakeholders and their relevant needs.</w:t>
      </w:r>
    </w:p>
    <w:p w14:paraId="3AE083B1" w14:textId="77777777" w:rsidR="00B8121C" w:rsidRDefault="00000000">
      <w:r>
        <w:t>[Write here]</w:t>
      </w:r>
    </w:p>
    <w:p w14:paraId="5228EB73" w14:textId="77777777" w:rsidR="00B8121C" w:rsidRDefault="00000000">
      <w:pPr>
        <w:pStyle w:val="Heading2"/>
      </w:pPr>
      <w:r>
        <w:t>1.3 Data Requirements</w:t>
      </w:r>
    </w:p>
    <w:p w14:paraId="06DD85EE" w14:textId="77777777" w:rsidR="00B8121C" w:rsidRDefault="00000000">
      <w:r>
        <w:rPr>
          <w:i/>
          <w:color w:val="646464"/>
        </w:rPr>
        <w:t>Describe the major information the system needs to store and manage.</w:t>
      </w:r>
    </w:p>
    <w:p w14:paraId="7B67A531" w14:textId="77777777" w:rsidR="00B8121C" w:rsidRDefault="00000000">
      <w:r>
        <w:t>[Write here]</w:t>
      </w:r>
    </w:p>
    <w:p w14:paraId="52394FAC" w14:textId="77777777" w:rsidR="00B8121C" w:rsidRDefault="00000000">
      <w:pPr>
        <w:pStyle w:val="Heading2"/>
      </w:pPr>
      <w:r>
        <w:t>1.4 Business Rules and Scope</w:t>
      </w:r>
    </w:p>
    <w:p w14:paraId="7BB25186" w14:textId="77777777" w:rsidR="00B8121C" w:rsidRDefault="00000000">
      <w:r>
        <w:rPr>
          <w:i/>
          <w:color w:val="646464"/>
        </w:rPr>
        <w:t>State important business rules, assumptions, constraints, and what is in/out of scope.</w:t>
      </w:r>
    </w:p>
    <w:p w14:paraId="02EE6BEF" w14:textId="77777777" w:rsidR="00B8121C" w:rsidRDefault="00000000">
      <w:r>
        <w:t>[Write here]</w:t>
      </w:r>
    </w:p>
    <w:p w14:paraId="0FAF52D2" w14:textId="77777777" w:rsidR="00B8121C" w:rsidRDefault="00000000">
      <w:pPr>
        <w:pStyle w:val="Heading2"/>
      </w:pPr>
      <w:r>
        <w:t>1.5 Representative User Operations</w:t>
      </w:r>
    </w:p>
    <w:p w14:paraId="5408EF19" w14:textId="77777777" w:rsidR="00B8121C" w:rsidRDefault="00000000">
      <w:r>
        <w:rPr>
          <w:i/>
          <w:color w:val="646464"/>
        </w:rPr>
        <w:t>List representative tasks/questions the database must support. Express these as realistic user requirements rather than SQL syntax.</w:t>
      </w:r>
    </w:p>
    <w:p w14:paraId="75C97463" w14:textId="77777777" w:rsidR="00B8121C" w:rsidRDefault="00000000">
      <w:pPr>
        <w:pStyle w:val="ListBullet"/>
      </w:pPr>
      <w:r>
        <w:t>[Operation / requirement 1]</w:t>
      </w:r>
    </w:p>
    <w:p w14:paraId="4C82DFCB" w14:textId="77777777" w:rsidR="00B8121C" w:rsidRDefault="00000000">
      <w:pPr>
        <w:pStyle w:val="ListBullet"/>
      </w:pPr>
      <w:r>
        <w:t>[Operation / requirement 2]</w:t>
      </w:r>
    </w:p>
    <w:p w14:paraId="53D042E4" w14:textId="77777777" w:rsidR="00B8121C" w:rsidRDefault="00000000">
      <w:pPr>
        <w:pStyle w:val="ListBullet"/>
      </w:pPr>
      <w:r>
        <w:t>[Operation / requirement 3]</w:t>
      </w:r>
    </w:p>
    <w:p w14:paraId="77A2FDFD" w14:textId="77777777" w:rsidR="00B8121C" w:rsidRDefault="00000000">
      <w:pPr>
        <w:pStyle w:val="ListBullet"/>
      </w:pPr>
      <w:r>
        <w:t>[Add more as needed]</w:t>
      </w:r>
    </w:p>
    <w:p w14:paraId="4C672E2A" w14:textId="77777777" w:rsidR="005960FA" w:rsidRDefault="005960FA">
      <w:pPr>
        <w:pStyle w:val="Heading1"/>
      </w:pPr>
    </w:p>
    <w:p w14:paraId="7738173C" w14:textId="77777777" w:rsidR="005960FA" w:rsidRDefault="005960FA" w:rsidP="005960FA"/>
    <w:p w14:paraId="5F2E2FED" w14:textId="77777777" w:rsidR="005960FA" w:rsidRPr="005960FA" w:rsidRDefault="005960FA" w:rsidP="005960FA"/>
    <w:p w14:paraId="44458236" w14:textId="77777777" w:rsidR="005960FA" w:rsidRDefault="005960FA">
      <w:pPr>
        <w:pStyle w:val="Heading1"/>
      </w:pPr>
    </w:p>
    <w:p w14:paraId="42F6D8F5" w14:textId="2D62D9AD" w:rsidR="00B8121C" w:rsidRDefault="00000000">
      <w:pPr>
        <w:pStyle w:val="Heading1"/>
      </w:pPr>
      <w:r>
        <w:t>2. Conceptual Design (ER Model) (20%)</w:t>
      </w:r>
    </w:p>
    <w:p w14:paraId="12EE0733" w14:textId="77777777" w:rsidR="00B8121C" w:rsidRDefault="00000000">
      <w:r>
        <w:t>Present and justify the conceptual database design that responds to the requirements in Section 1.</w:t>
      </w:r>
    </w:p>
    <w:p w14:paraId="5096DAFC" w14:textId="77777777" w:rsidR="00B8121C" w:rsidRDefault="00000000">
      <w:pPr>
        <w:pStyle w:val="Heading2"/>
      </w:pPr>
      <w:r>
        <w:t>2.1 Final ER Diagram</w:t>
      </w:r>
    </w:p>
    <w:p w14:paraId="465BDCDF" w14:textId="12460971" w:rsidR="00B8121C" w:rsidRPr="001D0771" w:rsidRDefault="00000000" w:rsidP="00F37E91">
      <w:r>
        <w:rPr>
          <w:i/>
          <w:color w:val="646464"/>
        </w:rPr>
        <w:t>Insert a readable final ER diagram</w:t>
      </w:r>
      <w:r w:rsidR="0097350F">
        <w:rPr>
          <w:i/>
          <w:color w:val="646464"/>
        </w:rPr>
        <w:t xml:space="preserve"> using lecture notation</w:t>
      </w:r>
      <w:r>
        <w:rPr>
          <w:i/>
          <w:color w:val="646464"/>
        </w:rPr>
        <w:t xml:space="preserve">. </w:t>
      </w:r>
      <w:r w:rsidR="00F37E91" w:rsidRPr="00F37E91">
        <w:rPr>
          <w:i/>
          <w:color w:val="646464"/>
        </w:rPr>
        <w:t>You</w:t>
      </w:r>
      <w:r w:rsidR="00F37E91">
        <w:rPr>
          <w:i/>
          <w:color w:val="646464"/>
        </w:rPr>
        <w:t xml:space="preserve"> </w:t>
      </w:r>
      <w:r w:rsidR="00F37E91" w:rsidRPr="00F37E91">
        <w:rPr>
          <w:i/>
          <w:color w:val="646464"/>
        </w:rPr>
        <w:t xml:space="preserve">can use any of the available tools such as draw.io, Visio, </w:t>
      </w:r>
      <w:proofErr w:type="spellStart"/>
      <w:r w:rsidR="00F37E91" w:rsidRPr="00F37E91">
        <w:rPr>
          <w:i/>
          <w:color w:val="646464"/>
        </w:rPr>
        <w:t>Lucidchart</w:t>
      </w:r>
      <w:proofErr w:type="spellEnd"/>
      <w:r w:rsidR="00F37E91" w:rsidRPr="00F37E91">
        <w:rPr>
          <w:i/>
          <w:color w:val="646464"/>
        </w:rPr>
        <w:t xml:space="preserve">, </w:t>
      </w:r>
      <w:proofErr w:type="spellStart"/>
      <w:r w:rsidR="00F37E91" w:rsidRPr="00F37E91">
        <w:rPr>
          <w:i/>
          <w:color w:val="646464"/>
        </w:rPr>
        <w:t>Excalidraw</w:t>
      </w:r>
      <w:proofErr w:type="spellEnd"/>
      <w:r w:rsidR="00F37E91" w:rsidRPr="00F37E91">
        <w:rPr>
          <w:i/>
          <w:color w:val="646464"/>
        </w:rPr>
        <w:t>, Good Draw etc. to draw</w:t>
      </w:r>
      <w:r w:rsidR="00F37E91">
        <w:rPr>
          <w:i/>
          <w:color w:val="646464"/>
        </w:rPr>
        <w:t xml:space="preserve"> </w:t>
      </w:r>
      <w:r w:rsidR="00F37E91" w:rsidRPr="00F37E91">
        <w:rPr>
          <w:i/>
          <w:color w:val="646464"/>
        </w:rPr>
        <w:t>your diagram</w:t>
      </w:r>
      <w:r w:rsidR="00F37E91">
        <w:rPr>
          <w:i/>
          <w:color w:val="646464"/>
        </w:rPr>
        <w:t>.</w:t>
      </w:r>
      <w:r w:rsidR="00F37E91" w:rsidRPr="00F37E91">
        <w:rPr>
          <w:i/>
          <w:color w:val="646464"/>
        </w:rPr>
        <w:t xml:space="preserve"> </w:t>
      </w:r>
      <w:r>
        <w:rPr>
          <w:i/>
          <w:color w:val="646464"/>
        </w:rPr>
        <w:t>Ensure entity names, attributes, relationships, cardinalities and participation constraints are visible.</w:t>
      </w:r>
    </w:p>
    <w:p w14:paraId="4D35435C" w14:textId="77777777" w:rsidR="00B8121C" w:rsidRPr="001D0771" w:rsidRDefault="00000000">
      <w:pPr>
        <w:rPr>
          <w:lang w:eastAsia="zh-CN"/>
        </w:rPr>
      </w:pPr>
      <w:r>
        <w:t>[Insert ER diagram here]</w:t>
      </w:r>
    </w:p>
    <w:p w14:paraId="0F65ECED" w14:textId="77777777" w:rsidR="00B8121C" w:rsidRDefault="00000000">
      <w:pPr>
        <w:pStyle w:val="Heading2"/>
      </w:pPr>
      <w:r>
        <w:t>2.2 Entities and Attributes</w:t>
      </w:r>
    </w:p>
    <w:p w14:paraId="543F0508" w14:textId="77777777" w:rsidR="00B8121C" w:rsidRDefault="00000000">
      <w:r>
        <w:rPr>
          <w:i/>
          <w:color w:val="646464"/>
        </w:rPr>
        <w:t>Explain the major entities and important attributes, including identifiers where relevant.</w:t>
      </w:r>
    </w:p>
    <w:p w14:paraId="10B0E1F2" w14:textId="77777777" w:rsidR="00B8121C" w:rsidRDefault="00000000">
      <w:r>
        <w:t>[Write here]</w:t>
      </w:r>
    </w:p>
    <w:p w14:paraId="6CD8B2D0" w14:textId="77777777" w:rsidR="00B8121C" w:rsidRDefault="00000000">
      <w:pPr>
        <w:pStyle w:val="Heading2"/>
      </w:pPr>
      <w:r>
        <w:t>2.3 Relationships and Constraints</w:t>
      </w:r>
    </w:p>
    <w:p w14:paraId="5050D4B7" w14:textId="77777777" w:rsidR="00B8121C" w:rsidRDefault="00000000">
      <w:r>
        <w:rPr>
          <w:i/>
          <w:color w:val="646464"/>
        </w:rPr>
        <w:t>Explain important relationships, cardinalities, participation constraints and other conceptual constraints.</w:t>
      </w:r>
    </w:p>
    <w:p w14:paraId="47FD53C3" w14:textId="77777777" w:rsidR="00B8121C" w:rsidRDefault="00000000">
      <w:r>
        <w:t>[Write here]</w:t>
      </w:r>
    </w:p>
    <w:p w14:paraId="5C832D2A" w14:textId="77777777" w:rsidR="00B8121C" w:rsidRDefault="00000000">
      <w:pPr>
        <w:pStyle w:val="Heading2"/>
      </w:pPr>
      <w:r>
        <w:t>2.4 Design Rationale and Assumptions</w:t>
      </w:r>
    </w:p>
    <w:p w14:paraId="2F688F7B" w14:textId="77777777" w:rsidR="00B8121C" w:rsidRDefault="00000000">
      <w:r>
        <w:rPr>
          <w:i/>
          <w:color w:val="646464"/>
        </w:rPr>
        <w:t>Justify non-obvious modelling choices and show how the model addresses the requirements from Section 1.</w:t>
      </w:r>
    </w:p>
    <w:p w14:paraId="595538C0" w14:textId="77777777" w:rsidR="00B8121C" w:rsidRDefault="00000000">
      <w:r>
        <w:t>[Write here]</w:t>
      </w:r>
    </w:p>
    <w:p w14:paraId="356EFA23" w14:textId="77777777" w:rsidR="00B8121C" w:rsidRDefault="00000000">
      <w:pPr>
        <w:pStyle w:val="Heading1"/>
      </w:pPr>
      <w:r>
        <w:t>3. Logical Design and Normalisation (20%)</w:t>
      </w:r>
    </w:p>
    <w:p w14:paraId="7D7EE920" w14:textId="77777777" w:rsidR="00B8121C" w:rsidRDefault="00000000">
      <w:r>
        <w:t>Show how the conceptual model was transformed into a sound relational design and refined using normalisation.</w:t>
      </w:r>
    </w:p>
    <w:p w14:paraId="08C27DB8" w14:textId="77777777" w:rsidR="00B8121C" w:rsidRDefault="00000000">
      <w:pPr>
        <w:pStyle w:val="Heading2"/>
      </w:pPr>
      <w:r>
        <w:t>3.1 Relational Schema</w:t>
      </w:r>
    </w:p>
    <w:p w14:paraId="285DB085" w14:textId="77777777" w:rsidR="00B8121C" w:rsidRDefault="00000000">
      <w:r>
        <w:rPr>
          <w:i/>
          <w:color w:val="646464"/>
        </w:rPr>
        <w:t>Present the final relational schema. Clearly identify primary keys, foreign keys and candidate/unique keys.</w:t>
      </w:r>
    </w:p>
    <w:p w14:paraId="2D49AC65" w14:textId="77777777" w:rsidR="00B8121C" w:rsidRDefault="00000000">
      <w:r>
        <w:t>[Insert schema/table representation here]</w:t>
      </w:r>
    </w:p>
    <w:p w14:paraId="7E675C81" w14:textId="77777777" w:rsidR="00B8121C" w:rsidRDefault="00000000">
      <w:pPr>
        <w:pStyle w:val="Heading2"/>
      </w:pPr>
      <w:r>
        <w:t>3.2 Mapping from ER Model to Relations</w:t>
      </w:r>
    </w:p>
    <w:p w14:paraId="5E54BB72" w14:textId="77777777" w:rsidR="00B8121C" w:rsidRDefault="00000000">
      <w:r>
        <w:rPr>
          <w:i/>
          <w:color w:val="646464"/>
        </w:rPr>
        <w:t>Explain important mapping decisions, particularly for relationships or structures that required careful treatment.</w:t>
      </w:r>
    </w:p>
    <w:p w14:paraId="73A7E48B" w14:textId="77777777" w:rsidR="00B8121C" w:rsidRDefault="00000000">
      <w:r>
        <w:t>[Write here]</w:t>
      </w:r>
    </w:p>
    <w:p w14:paraId="0AF7AA6D" w14:textId="77777777" w:rsidR="00B8121C" w:rsidRDefault="00000000">
      <w:pPr>
        <w:pStyle w:val="Heading2"/>
      </w:pPr>
      <w:r>
        <w:t>3.3 Functional Dependencies</w:t>
      </w:r>
    </w:p>
    <w:p w14:paraId="5A51C9E0" w14:textId="77777777" w:rsidR="00B8121C" w:rsidRDefault="00000000">
      <w:r>
        <w:rPr>
          <w:i/>
          <w:color w:val="646464"/>
        </w:rPr>
        <w:t>Identify the important functional dependencies used in analysing your schema.</w:t>
      </w:r>
    </w:p>
    <w:p w14:paraId="0EBA6BA6" w14:textId="77777777" w:rsidR="00B8121C" w:rsidRDefault="00000000">
      <w:r>
        <w:t>[Write here]</w:t>
      </w:r>
    </w:p>
    <w:p w14:paraId="20C0678B" w14:textId="77777777" w:rsidR="00B8121C" w:rsidRDefault="00000000">
      <w:pPr>
        <w:pStyle w:val="Heading2"/>
      </w:pPr>
      <w:r>
        <w:lastRenderedPageBreak/>
        <w:t>3.4 Normalisation Analysis</w:t>
      </w:r>
    </w:p>
    <w:p w14:paraId="105107BB" w14:textId="6B7C0280" w:rsidR="00B8121C" w:rsidRDefault="00000000">
      <w:r>
        <w:rPr>
          <w:i/>
          <w:color w:val="646464"/>
        </w:rPr>
        <w:t>Analyse the relevant relations using the normalisation concepts covered in the course. Explain decompositions/refinements and why they are appropriate.</w:t>
      </w:r>
      <w:r w:rsidR="00334E93">
        <w:rPr>
          <w:i/>
          <w:color w:val="646464"/>
        </w:rPr>
        <w:t xml:space="preserve"> </w:t>
      </w:r>
      <w:bookmarkStart w:id="3" w:name="_Hlk240155440"/>
      <w:r w:rsidR="00334E93">
        <w:rPr>
          <w:i/>
          <w:color w:val="646464"/>
        </w:rPr>
        <w:t xml:space="preserve">Where the mapped relations already satisfy BCNF, justify this, and no further decomposition is required. </w:t>
      </w:r>
      <w:r w:rsidR="00334E93" w:rsidRPr="00334E93">
        <w:t xml:space="preserve"> </w:t>
      </w:r>
      <w:bookmarkEnd w:id="3"/>
    </w:p>
    <w:p w14:paraId="0FA2484F" w14:textId="77777777" w:rsidR="00B8121C" w:rsidRDefault="00000000">
      <w:r>
        <w:t>[Write here]</w:t>
      </w:r>
    </w:p>
    <w:p w14:paraId="5FBCBB17" w14:textId="77777777" w:rsidR="00B8121C" w:rsidRDefault="00000000">
      <w:pPr>
        <w:pStyle w:val="Heading2"/>
      </w:pPr>
      <w:r>
        <w:t>3.5 Final Design Decisions and Trade-offs</w:t>
      </w:r>
    </w:p>
    <w:p w14:paraId="66624AA1" w14:textId="77777777" w:rsidR="00B8121C" w:rsidRDefault="00000000">
      <w:r>
        <w:rPr>
          <w:i/>
          <w:color w:val="646464"/>
        </w:rPr>
        <w:t>Discuss important design choices, assumptions, or justified trade-offs in the final schema.</w:t>
      </w:r>
    </w:p>
    <w:p w14:paraId="63D5E431" w14:textId="77777777" w:rsidR="00B8121C" w:rsidRDefault="00000000">
      <w:r>
        <w:t>[Write here]</w:t>
      </w:r>
    </w:p>
    <w:p w14:paraId="1FA0269C" w14:textId="77777777" w:rsidR="00B8121C" w:rsidRDefault="00000000">
      <w:pPr>
        <w:pStyle w:val="Heading1"/>
      </w:pPr>
      <w:r>
        <w:t>4. SQL, Integrity and Transactions (20%)</w:t>
      </w:r>
    </w:p>
    <w:p w14:paraId="5DF5FD58" w14:textId="77777777" w:rsidR="00B8121C" w:rsidRDefault="00000000">
      <w:r>
        <w:t>Provide evidence that the PostgreSQL implementation correctly supports the requirements and maintains database consistency.</w:t>
      </w:r>
    </w:p>
    <w:p w14:paraId="41050E88" w14:textId="77777777" w:rsidR="00B8121C" w:rsidRDefault="00000000">
      <w:pPr>
        <w:pStyle w:val="Heading2"/>
      </w:pPr>
      <w:r>
        <w:t>4.1 PostgreSQL Implementation</w:t>
      </w:r>
    </w:p>
    <w:p w14:paraId="7A0B5104" w14:textId="77777777" w:rsidR="00B8121C" w:rsidRDefault="00000000">
      <w:r>
        <w:rPr>
          <w:i/>
          <w:color w:val="646464"/>
        </w:rPr>
        <w:t>Briefly describe the implemented database, data used for demonstration/testing, and how the submitted SQL files reproduce it.</w:t>
      </w:r>
    </w:p>
    <w:p w14:paraId="1F300FF3" w14:textId="77777777" w:rsidR="00B8121C" w:rsidRDefault="00000000">
      <w:r>
        <w:t>[Write here]</w:t>
      </w:r>
    </w:p>
    <w:p w14:paraId="11E09CBF" w14:textId="77777777" w:rsidR="00B8121C" w:rsidRDefault="00000000">
      <w:pPr>
        <w:pStyle w:val="Heading2"/>
      </w:pPr>
      <w:r>
        <w:t>4.2 Representative SQL Operations</w:t>
      </w:r>
    </w:p>
    <w:p w14:paraId="70E9F917" w14:textId="77777777" w:rsidR="00B8121C" w:rsidRDefault="00000000">
      <w:r>
        <w:rPr>
          <w:i/>
          <w:color w:val="646464"/>
        </w:rPr>
        <w:t>Present and explain a selected set of meaningful SQL operations that correspond to requirements from Section 1. Include relevant joins, filtering, aggregation/grouping, subqueries and data modification where appropriate.</w:t>
      </w:r>
    </w:p>
    <w:p w14:paraId="5B05DFEA" w14:textId="77777777" w:rsidR="00B8121C" w:rsidRDefault="00000000">
      <w:r>
        <w:t>[Insert SQL excerpts, outputs and explanations here]</w:t>
      </w:r>
    </w:p>
    <w:p w14:paraId="0B6BF7E4" w14:textId="77777777" w:rsidR="00B8121C" w:rsidRDefault="00000000">
      <w:pPr>
        <w:pStyle w:val="Heading2"/>
      </w:pPr>
      <w:r>
        <w:t>4.3 Integrity Constraints</w:t>
      </w:r>
    </w:p>
    <w:p w14:paraId="48119E2D" w14:textId="77777777" w:rsidR="00B8121C" w:rsidRDefault="00000000">
      <w:r>
        <w:rPr>
          <w:i/>
          <w:color w:val="646464"/>
        </w:rPr>
        <w:t>Explain how key, domain, referential and other relevant business-rule integrity constraints are enforced. Include examples of invalid operations being rejected where useful.</w:t>
      </w:r>
    </w:p>
    <w:p w14:paraId="66EDEE99" w14:textId="77777777" w:rsidR="00B8121C" w:rsidRDefault="00000000">
      <w:r>
        <w:t>[Write here]</w:t>
      </w:r>
    </w:p>
    <w:p w14:paraId="50E76402" w14:textId="77777777" w:rsidR="00B8121C" w:rsidRDefault="00000000">
      <w:pPr>
        <w:pStyle w:val="Heading2"/>
      </w:pPr>
      <w:r>
        <w:t>4.4 Transaction Scenario</w:t>
      </w:r>
    </w:p>
    <w:p w14:paraId="57F4874D" w14:textId="77777777" w:rsidR="00B8121C" w:rsidRDefault="00000000">
      <w:r>
        <w:rPr>
          <w:i/>
          <w:color w:val="646464"/>
        </w:rPr>
        <w:t>Identify at least one realistic multi-step operation that must be treated as a transaction. Describe the transaction boundary and why it matters.</w:t>
      </w:r>
    </w:p>
    <w:p w14:paraId="5AF7885C" w14:textId="77777777" w:rsidR="00B8121C" w:rsidRDefault="00000000">
      <w:r>
        <w:t>[Write here]</w:t>
      </w:r>
    </w:p>
    <w:p w14:paraId="65372722" w14:textId="77777777" w:rsidR="00B8121C" w:rsidRDefault="00000000">
      <w:pPr>
        <w:pStyle w:val="Heading2"/>
      </w:pPr>
      <w:r>
        <w:t>4.5 Failure and Concurrency Reasoning</w:t>
      </w:r>
    </w:p>
    <w:p w14:paraId="0FE52AE8" w14:textId="77777777" w:rsidR="00B8121C" w:rsidRDefault="00000000">
      <w:r>
        <w:rPr>
          <w:i/>
          <w:color w:val="646464"/>
        </w:rPr>
        <w:t>Explain what should happen if part of the transaction fails and discuss relevant concurrency considerations using concepts covered by Week 10.</w:t>
      </w:r>
    </w:p>
    <w:p w14:paraId="65ABBACE" w14:textId="77777777" w:rsidR="00B8121C" w:rsidRDefault="00000000">
      <w:r>
        <w:t>[Write here]</w:t>
      </w:r>
    </w:p>
    <w:p w14:paraId="082A5757" w14:textId="77777777" w:rsidR="00B8121C" w:rsidRDefault="00000000">
      <w:pPr>
        <w:pStyle w:val="Heading2"/>
      </w:pPr>
      <w:r>
        <w:lastRenderedPageBreak/>
        <w:t>4.6 Testing and Evidence of Correctness</w:t>
      </w:r>
    </w:p>
    <w:p w14:paraId="5B656AA9" w14:textId="77777777" w:rsidR="00B8121C" w:rsidRDefault="00000000">
      <w:r>
        <w:rPr>
          <w:i/>
          <w:color w:val="646464"/>
        </w:rPr>
        <w:t>Summarise how you tested SQL operations, constraints and transaction behaviour. Provide concise evidence rather than screenshots of every test.</w:t>
      </w:r>
    </w:p>
    <w:p w14:paraId="5CB9CF3A" w14:textId="77777777" w:rsidR="00B8121C" w:rsidRDefault="00000000">
      <w:r>
        <w:t>[Write here]</w:t>
      </w:r>
    </w:p>
    <w:p w14:paraId="5F4FCB3F" w14:textId="77777777" w:rsidR="00B8121C" w:rsidRDefault="00000000">
      <w:pPr>
        <w:pStyle w:val="Heading1"/>
      </w:pPr>
      <w:r>
        <w:t>References</w:t>
      </w:r>
    </w:p>
    <w:p w14:paraId="13350E4D" w14:textId="77777777" w:rsidR="00B8121C" w:rsidRDefault="00000000">
      <w:r>
        <w:rPr>
          <w:i/>
          <w:color w:val="646464"/>
        </w:rPr>
        <w:t>List sources used to understand the problem domain, motivate requirements, or support technical/design decisions. Use a consistent citation style.</w:t>
      </w:r>
    </w:p>
    <w:p w14:paraId="75724E5A" w14:textId="77777777" w:rsidR="00B8121C" w:rsidRDefault="00000000">
      <w:r>
        <w:t>[References]</w:t>
      </w:r>
    </w:p>
    <w:p w14:paraId="3D34BD3E" w14:textId="77777777" w:rsidR="00B8121C" w:rsidRDefault="00000000">
      <w:pPr>
        <w:pStyle w:val="Heading1"/>
      </w:pPr>
      <w:r>
        <w:t>Appendix (Optional)</w:t>
      </w:r>
    </w:p>
    <w:p w14:paraId="2B4CD8C1" w14:textId="77777777" w:rsidR="00B8121C" w:rsidRDefault="00000000">
      <w:r>
        <w:rPr>
          <w:i/>
          <w:color w:val="646464"/>
        </w:rPr>
        <w:t>Use only for supporting material that would interrupt the main report, such as additional SQL examples, test cases or supplementary diagrams. Core marking evidence must remain in Sections 1–4.</w:t>
      </w:r>
    </w:p>
    <w:p w14:paraId="3E2426CD" w14:textId="77777777" w:rsidR="00B8121C" w:rsidRDefault="00000000">
      <w:r>
        <w:t>[Optional appendix material]</w:t>
      </w:r>
    </w:p>
    <w:sectPr w:rsidR="00B8121C" w:rsidSect="00034616">
      <w:headerReference w:type="default" r:id="rId8"/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334AB" w14:textId="77777777" w:rsidR="00EB5526" w:rsidRDefault="00EB5526">
      <w:pPr>
        <w:spacing w:after="0" w:line="240" w:lineRule="auto"/>
      </w:pPr>
      <w:r>
        <w:separator/>
      </w:r>
    </w:p>
  </w:endnote>
  <w:endnote w:type="continuationSeparator" w:id="0">
    <w:p w14:paraId="00414EA9" w14:textId="77777777" w:rsidR="00EB5526" w:rsidRDefault="00EB5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5E9B5" w14:textId="77777777" w:rsidR="00B8121C" w:rsidRDefault="00000000">
    <w:pPr>
      <w:pStyle w:val="Footer"/>
      <w:jc w:val="center"/>
    </w:pPr>
    <w:r>
      <w:t>Semester 2,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5420C" w14:textId="77777777" w:rsidR="00EB5526" w:rsidRDefault="00EB5526">
      <w:pPr>
        <w:spacing w:after="0" w:line="240" w:lineRule="auto"/>
      </w:pPr>
      <w:r>
        <w:separator/>
      </w:r>
    </w:p>
  </w:footnote>
  <w:footnote w:type="continuationSeparator" w:id="0">
    <w:p w14:paraId="4BB1ED55" w14:textId="77777777" w:rsidR="00EB5526" w:rsidRDefault="00EB5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4E105" w14:textId="77777777" w:rsidR="00B8121C" w:rsidRDefault="00000000">
    <w:pPr>
      <w:pStyle w:val="Header"/>
      <w:jc w:val="right"/>
    </w:pPr>
    <w:r>
      <w:t>COMP9120 Database Management Systems | Group Project Report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1645488">
    <w:abstractNumId w:val="8"/>
  </w:num>
  <w:num w:numId="2" w16cid:durableId="444471497">
    <w:abstractNumId w:val="6"/>
  </w:num>
  <w:num w:numId="3" w16cid:durableId="96755064">
    <w:abstractNumId w:val="5"/>
  </w:num>
  <w:num w:numId="4" w16cid:durableId="545259967">
    <w:abstractNumId w:val="4"/>
  </w:num>
  <w:num w:numId="5" w16cid:durableId="913662572">
    <w:abstractNumId w:val="7"/>
  </w:num>
  <w:num w:numId="6" w16cid:durableId="293830352">
    <w:abstractNumId w:val="3"/>
  </w:num>
  <w:num w:numId="7" w16cid:durableId="1997951960">
    <w:abstractNumId w:val="2"/>
  </w:num>
  <w:num w:numId="8" w16cid:durableId="2106072199">
    <w:abstractNumId w:val="1"/>
  </w:num>
  <w:num w:numId="9" w16cid:durableId="662698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hammad Polash">
    <w15:presenceInfo w15:providerId="AD" w15:userId="S::masbaul.polash@sydney.edu.au::f466a468-4839-4693-a2c9-28c32928d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771"/>
    <w:rsid w:val="0029639D"/>
    <w:rsid w:val="00326F90"/>
    <w:rsid w:val="00334E93"/>
    <w:rsid w:val="003A39E1"/>
    <w:rsid w:val="003A5D7A"/>
    <w:rsid w:val="005960FA"/>
    <w:rsid w:val="005A757E"/>
    <w:rsid w:val="0063721F"/>
    <w:rsid w:val="0097350F"/>
    <w:rsid w:val="00AA1D8D"/>
    <w:rsid w:val="00AB318D"/>
    <w:rsid w:val="00B47730"/>
    <w:rsid w:val="00B8121C"/>
    <w:rsid w:val="00CB0664"/>
    <w:rsid w:val="00CE12E8"/>
    <w:rsid w:val="00CE5DE6"/>
    <w:rsid w:val="00EB5526"/>
    <w:rsid w:val="00F37E91"/>
    <w:rsid w:val="00F40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979FE"/>
  <w14:defaultImageDpi w14:val="300"/>
  <w15:docId w15:val="{844E118A-6362-4A73-B646-43F05857D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547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97350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Polash</cp:lastModifiedBy>
  <cp:revision>8</cp:revision>
  <dcterms:created xsi:type="dcterms:W3CDTF">2013-12-23T23:15:00Z</dcterms:created>
  <dcterms:modified xsi:type="dcterms:W3CDTF">2026-09-14T17:13:00Z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8e1b98d6-0560-44e1-b02a-9289be68260b</vt:lpwstr>
  </property>
</Properties>
</file>